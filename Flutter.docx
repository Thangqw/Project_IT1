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cstheme="majorHAnsi"/>
          <w:sz w:val="44"/>
          <w:szCs w:val="44"/>
          <w:lang w:val="en-GB"/>
        </w:rPr>
      </w:pPr>
      <w:r>
        <w:rPr>
          <w:rFonts w:asciiTheme="majorHAnsi" w:hAnsiTheme="majorHAnsi" w:cstheme="majorHAnsi"/>
          <w:sz w:val="44"/>
          <w:szCs w:val="44"/>
          <w:lang w:val="en-GB"/>
        </w:rPr>
        <w:t xml:space="preserve">Flutter </w:t>
      </w:r>
    </w:p>
    <w:p>
      <w:pPr>
        <w:jc w:val="center"/>
        <w:rPr>
          <w:rFonts w:asciiTheme="majorHAnsi" w:hAnsiTheme="majorHAnsi" w:cstheme="majorHAnsi"/>
          <w:sz w:val="44"/>
          <w:szCs w:val="44"/>
          <w:lang w:val="en-GB"/>
        </w:rPr>
      </w:pPr>
    </w:p>
    <w:p>
      <w:pPr>
        <w:pStyle w:val="13"/>
        <w:numPr>
          <w:ilvl w:val="0"/>
          <w:numId w:val="1"/>
        </w:numPr>
        <w:rPr>
          <w:rFonts w:asciiTheme="majorHAnsi" w:hAnsiTheme="majorHAnsi" w:cstheme="majorHAnsi"/>
          <w:sz w:val="32"/>
          <w:szCs w:val="32"/>
          <w:lang w:val="en-GB"/>
        </w:rPr>
      </w:pPr>
      <w:r>
        <w:rPr>
          <w:rFonts w:asciiTheme="majorHAnsi" w:hAnsiTheme="majorHAnsi" w:cstheme="majorHAnsi"/>
          <w:sz w:val="32"/>
          <w:szCs w:val="32"/>
          <w:lang w:val="en-GB"/>
        </w:rPr>
        <w:t>Flutter là gì ?</w:t>
      </w:r>
    </w:p>
    <w:p>
      <w:pPr>
        <w:pStyle w:val="13"/>
        <w:numPr>
          <w:ilvl w:val="0"/>
          <w:numId w:val="1"/>
        </w:numPr>
        <w:rPr>
          <w:rFonts w:asciiTheme="majorHAnsi" w:hAnsiTheme="majorHAnsi" w:cstheme="majorHAnsi"/>
          <w:sz w:val="32"/>
          <w:szCs w:val="32"/>
          <w:lang w:val="en-GB"/>
        </w:rPr>
      </w:pPr>
      <w:r>
        <w:rPr>
          <w:rFonts w:asciiTheme="majorHAnsi" w:hAnsiTheme="majorHAnsi" w:cstheme="majorHAnsi"/>
          <w:sz w:val="32"/>
          <w:szCs w:val="32"/>
          <w:lang w:val="en-GB"/>
        </w:rPr>
        <w:t>Điểm mạnh ,điểm yếu.</w:t>
      </w:r>
    </w:p>
    <w:p>
      <w:pPr>
        <w:pStyle w:val="13"/>
        <w:numPr>
          <w:ilvl w:val="0"/>
          <w:numId w:val="1"/>
        </w:numPr>
        <w:rPr>
          <w:rFonts w:asciiTheme="majorHAnsi" w:hAnsiTheme="majorHAnsi" w:cstheme="majorHAnsi"/>
          <w:sz w:val="32"/>
          <w:szCs w:val="32"/>
          <w:lang w:val="en-GB"/>
        </w:rPr>
      </w:pPr>
      <w:r>
        <w:rPr>
          <w:rFonts w:asciiTheme="majorHAnsi" w:hAnsiTheme="majorHAnsi" w:cstheme="majorHAnsi"/>
          <w:sz w:val="32"/>
          <w:szCs w:val="32"/>
          <w:lang w:val="en-GB"/>
        </w:rPr>
        <w:t>Ví dụ Ứng dụng minh họa.</w:t>
      </w:r>
    </w:p>
    <w:p>
      <w:pPr>
        <w:pStyle w:val="13"/>
        <w:numPr>
          <w:ilvl w:val="0"/>
          <w:numId w:val="1"/>
        </w:numPr>
        <w:rPr>
          <w:rFonts w:asciiTheme="majorHAnsi" w:hAnsiTheme="majorHAnsi" w:cstheme="majorHAnsi"/>
          <w:sz w:val="32"/>
          <w:szCs w:val="32"/>
          <w:lang w:val="en-GB"/>
        </w:rPr>
      </w:pPr>
      <w:r>
        <w:rPr>
          <w:rFonts w:asciiTheme="majorHAnsi" w:hAnsiTheme="majorHAnsi" w:cstheme="majorHAnsi"/>
          <w:sz w:val="32"/>
          <w:szCs w:val="32"/>
          <w:lang w:val="en-GB"/>
        </w:rPr>
        <w:t>Cách cài đặt.</w:t>
      </w:r>
    </w:p>
    <w:p>
      <w:pPr>
        <w:pStyle w:val="13"/>
        <w:numPr>
          <w:numId w:val="0"/>
        </w:numPr>
        <w:spacing w:after="160" w:line="259" w:lineRule="auto"/>
        <w:contextualSpacing/>
        <w:rPr>
          <w:rFonts w:asciiTheme="majorHAnsi" w:hAnsiTheme="majorHAnsi" w:cstheme="majorHAnsi"/>
          <w:sz w:val="32"/>
          <w:szCs w:val="32"/>
          <w:lang w:val="en-GB"/>
        </w:rPr>
      </w:pPr>
    </w:p>
    <w:p>
      <w:pPr>
        <w:pStyle w:val="13"/>
        <w:numPr>
          <w:numId w:val="0"/>
        </w:numPr>
        <w:spacing w:after="160" w:line="259" w:lineRule="auto"/>
        <w:contextualSpacing/>
        <w:rPr>
          <w:rFonts w:asciiTheme="majorHAnsi" w:hAnsiTheme="majorHAnsi" w:cstheme="majorHAnsi"/>
          <w:sz w:val="32"/>
          <w:szCs w:val="32"/>
          <w:lang w:val="en-GB"/>
        </w:rPr>
      </w:pPr>
    </w:p>
    <w:p>
      <w:pPr>
        <w:pStyle w:val="13"/>
        <w:numPr>
          <w:numId w:val="0"/>
        </w:numPr>
        <w:spacing w:after="160" w:line="259" w:lineRule="auto"/>
        <w:contextualSpacing/>
        <w:rPr>
          <w:rFonts w:asciiTheme="majorHAnsi" w:hAnsiTheme="majorHAnsi" w:cstheme="majorHAnsi"/>
          <w:sz w:val="32"/>
          <w:szCs w:val="32"/>
          <w:lang w:val="en-GB"/>
        </w:rPr>
      </w:pPr>
    </w:p>
    <w:p>
      <w:pPr>
        <w:pStyle w:val="13"/>
        <w:numPr>
          <w:numId w:val="0"/>
        </w:numPr>
        <w:spacing w:after="160" w:line="259" w:lineRule="auto"/>
        <w:ind w:leftChars="0"/>
        <w:contextualSpacing/>
        <w:rPr>
          <w:rFonts w:hint="default" w:asciiTheme="majorHAnsi" w:hAnsiTheme="majorHAnsi" w:cstheme="majorHAnsi"/>
          <w:sz w:val="32"/>
          <w:szCs w:val="32"/>
          <w:lang w:val="en-US"/>
        </w:rPr>
      </w:pPr>
    </w:p>
    <w:p>
      <w:pPr>
        <w:pStyle w:val="13"/>
        <w:numPr>
          <w:numId w:val="0"/>
        </w:numPr>
        <w:spacing w:after="160" w:line="259" w:lineRule="auto"/>
        <w:ind w:leftChars="0"/>
        <w:contextualSpacing/>
        <w:rPr>
          <w:rFonts w:hint="default" w:asciiTheme="majorHAnsi" w:hAnsiTheme="majorHAnsi" w:cstheme="majorHAnsi"/>
          <w:sz w:val="32"/>
          <w:szCs w:val="32"/>
          <w:lang w:val="en-US"/>
        </w:rPr>
      </w:pPr>
    </w:p>
    <w:p>
      <w:pPr>
        <w:rPr>
          <w:rFonts w:asciiTheme="majorHAnsi" w:hAnsiTheme="majorHAnsi" w:cstheme="majorHAnsi"/>
          <w:sz w:val="32"/>
          <w:szCs w:val="32"/>
          <w:lang w:val="en-GB"/>
        </w:rPr>
      </w:pPr>
    </w:p>
    <w:p>
      <w:pPr>
        <w:rPr>
          <w:rFonts w:asciiTheme="majorHAnsi" w:hAnsiTheme="majorHAnsi" w:cstheme="majorHAnsi"/>
          <w:sz w:val="32"/>
          <w:szCs w:val="32"/>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tabs>
          <w:tab w:val="left" w:pos="1080"/>
        </w:tabs>
        <w:rPr>
          <w:lang w:val="en-GB"/>
        </w:rPr>
      </w:pPr>
      <w:r>
        <w:rPr>
          <w:lang w:val="en-GB"/>
        </w:rPr>
        <w:tab/>
      </w:r>
    </w:p>
    <w:p>
      <w:pPr>
        <w:tabs>
          <w:tab w:val="left" w:pos="1080"/>
        </w:tabs>
        <w:rPr>
          <w:lang w:val="en-GB"/>
        </w:rPr>
      </w:pPr>
    </w:p>
    <w:p>
      <w:pPr>
        <w:rPr>
          <w:lang w:val="en-GB"/>
        </w:rPr>
      </w:pPr>
      <w:r>
        <w:rPr>
          <w:lang w:val="en-GB"/>
        </w:rPr>
        <w:br w:type="page"/>
      </w:r>
    </w:p>
    <w:p>
      <w:pPr>
        <w:numPr>
          <w:ilvl w:val="0"/>
          <w:numId w:val="2"/>
        </w:numPr>
        <w:rPr>
          <w:rFonts w:hint="default"/>
          <w:b/>
          <w:bCs/>
          <w:sz w:val="36"/>
          <w:szCs w:val="36"/>
          <w:lang w:val="en-US"/>
        </w:rPr>
      </w:pPr>
      <w:r>
        <w:rPr>
          <w:rFonts w:hint="default"/>
          <w:b/>
          <w:bCs/>
          <w:sz w:val="36"/>
          <w:szCs w:val="36"/>
          <w:lang w:val="en-US"/>
        </w:rPr>
        <w:t>Flutter là gì?</w:t>
      </w:r>
    </w:p>
    <w:p>
      <w:pPr>
        <w:bidi w:val="0"/>
        <w:rPr>
          <w:sz w:val="36"/>
          <w:szCs w:val="36"/>
        </w:rPr>
      </w:pPr>
      <w:r>
        <w:rPr>
          <w:rFonts w:hint="default"/>
          <w:sz w:val="36"/>
          <w:szCs w:val="36"/>
          <w:lang w:val="en-US"/>
        </w:rPr>
        <w:t>-</w:t>
      </w:r>
      <w:r>
        <w:rPr>
          <w:sz w:val="36"/>
          <w:szCs w:val="36"/>
        </w:rPr>
        <w:t>Flutter là nền tảng phát triển ứng dụng đa nền tảng cho iOS và Android do Google phát triển. Flutter sử dụng ngôn ngữ DART cũng do Google phát triển và flutter cũng đã được sử dụng để tạo ra các ứng dụng native cho Google.</w:t>
      </w:r>
    </w:p>
    <w:p>
      <w:pPr>
        <w:bidi w:val="0"/>
        <w:rPr>
          <w:sz w:val="36"/>
          <w:szCs w:val="36"/>
        </w:rPr>
      </w:pPr>
      <w:r>
        <w:rPr>
          <w:rFonts w:ascii="SimSun" w:hAnsi="SimSun" w:eastAsia="SimSun" w:cs="SimSun"/>
          <w:sz w:val="24"/>
          <w:szCs w:val="24"/>
        </w:rPr>
        <w:drawing>
          <wp:inline distT="0" distB="0" distL="114300" distR="114300">
            <wp:extent cx="6003290" cy="3255010"/>
            <wp:effectExtent l="0" t="0" r="1270" b="635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a:off x="0" y="0"/>
                      <a:ext cx="6003290" cy="3255010"/>
                    </a:xfrm>
                    <a:prstGeom prst="rect">
                      <a:avLst/>
                    </a:prstGeom>
                    <a:noFill/>
                    <a:ln w="9525">
                      <a:noFill/>
                    </a:ln>
                  </pic:spPr>
                </pic:pic>
              </a:graphicData>
            </a:graphic>
          </wp:inline>
        </w:drawing>
      </w:r>
    </w:p>
    <w:p>
      <w:pPr>
        <w:bidi w:val="0"/>
        <w:rPr>
          <w:sz w:val="36"/>
          <w:szCs w:val="36"/>
        </w:rPr>
      </w:pPr>
      <w:r>
        <w:rPr>
          <w:sz w:val="36"/>
          <w:szCs w:val="36"/>
        </w:rPr>
        <w:t>Ngôn ngữ DART là ngôn ngữ thuần hướng đối tượng được Google giới thiệu từ năm 2011, với mục đích cung cấp sự lựa chọn hiện đại hơn nhưng không thay thế Javascript. Tối ưu cho client, nhất là ứng dụng đa nền tảng.</w:t>
      </w:r>
    </w:p>
    <w:p>
      <w:pPr>
        <w:bidi w:val="0"/>
        <w:rPr>
          <w:sz w:val="36"/>
          <w:szCs w:val="36"/>
        </w:rPr>
      </w:pPr>
      <w:r>
        <w:rPr>
          <w:rFonts w:ascii="SimSun" w:hAnsi="SimSun" w:eastAsia="SimSun" w:cs="SimSun"/>
          <w:sz w:val="24"/>
          <w:szCs w:val="24"/>
        </w:rPr>
        <w:drawing>
          <wp:inline distT="0" distB="0" distL="114300" distR="114300">
            <wp:extent cx="6003290" cy="2470150"/>
            <wp:effectExtent l="0" t="0" r="1270" b="1397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7"/>
                    <a:stretch>
                      <a:fillRect/>
                    </a:stretch>
                  </pic:blipFill>
                  <pic:spPr>
                    <a:xfrm>
                      <a:off x="0" y="0"/>
                      <a:ext cx="6003290" cy="2470150"/>
                    </a:xfrm>
                    <a:prstGeom prst="rect">
                      <a:avLst/>
                    </a:prstGeom>
                    <a:noFill/>
                    <a:ln w="9525">
                      <a:noFill/>
                    </a:ln>
                  </pic:spPr>
                </pic:pic>
              </a:graphicData>
            </a:graphic>
          </wp:inline>
        </w:drawing>
      </w:r>
    </w:p>
    <w:p>
      <w:pPr>
        <w:bidi w:val="0"/>
        <w:rPr>
          <w:sz w:val="36"/>
          <w:szCs w:val="36"/>
        </w:rPr>
      </w:pPr>
      <w:r>
        <w:rPr>
          <w:sz w:val="36"/>
          <w:szCs w:val="36"/>
        </w:rPr>
        <w:t>Ngôn ngữ DART được hỗ trợ khá tốt ở Visual Studio Code, và trong Android Studio</w:t>
      </w:r>
    </w:p>
    <w:p>
      <w:pPr>
        <w:numPr>
          <w:ilvl w:val="0"/>
          <w:numId w:val="2"/>
        </w:numPr>
        <w:bidi w:val="0"/>
        <w:ind w:left="0" w:leftChars="0" w:firstLine="0" w:firstLineChars="0"/>
        <w:rPr>
          <w:rFonts w:hint="default"/>
          <w:sz w:val="36"/>
          <w:szCs w:val="36"/>
          <w:lang w:val="en-US"/>
        </w:rPr>
      </w:pPr>
      <w:bookmarkStart w:id="0" w:name="_GoBack"/>
      <w:r>
        <w:rPr>
          <w:rFonts w:hint="default"/>
          <w:b/>
          <w:bCs/>
          <w:sz w:val="36"/>
          <w:szCs w:val="36"/>
          <w:lang w:val="en-US"/>
        </w:rPr>
        <w:t>Điểm mạnh và điểm yếu.</w:t>
      </w:r>
      <w:bookmarkEnd w:id="0"/>
    </w:p>
    <w:p>
      <w:pPr>
        <w:numPr>
          <w:numId w:val="0"/>
        </w:numPr>
        <w:bidi w:val="0"/>
        <w:ind w:leftChars="0"/>
        <w:rPr>
          <w:rFonts w:hint="default"/>
          <w:sz w:val="36"/>
          <w:szCs w:val="36"/>
          <w:lang w:val="en-US"/>
        </w:rPr>
      </w:pPr>
      <w:r>
        <w:rPr>
          <w:rFonts w:ascii="SimSun" w:hAnsi="SimSun" w:eastAsia="SimSun" w:cs="SimSun"/>
          <w:sz w:val="24"/>
          <w:szCs w:val="24"/>
        </w:rPr>
        <w:drawing>
          <wp:inline distT="0" distB="0" distL="114300" distR="114300">
            <wp:extent cx="6315075" cy="5105400"/>
            <wp:effectExtent l="0" t="0" r="9525"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6315075" cy="5105400"/>
                    </a:xfrm>
                    <a:prstGeom prst="rect">
                      <a:avLst/>
                    </a:prstGeom>
                    <a:noFill/>
                    <a:ln w="9525">
                      <a:noFill/>
                    </a:ln>
                  </pic:spPr>
                </pic:pic>
              </a:graphicData>
            </a:graphic>
          </wp:inline>
        </w:drawing>
      </w:r>
    </w:p>
    <w:p>
      <w:pPr>
        <w:pStyle w:val="8"/>
        <w:bidi w:val="0"/>
        <w:rPr>
          <w:b/>
          <w:bCs/>
          <w:sz w:val="36"/>
          <w:szCs w:val="36"/>
        </w:rPr>
      </w:pPr>
      <w:r>
        <w:rPr>
          <w:rFonts w:hint="default"/>
          <w:b/>
          <w:bCs/>
          <w:sz w:val="36"/>
          <w:szCs w:val="36"/>
          <w:lang w:val="en-US"/>
        </w:rPr>
        <w:t>F</w:t>
      </w:r>
      <w:r>
        <w:rPr>
          <w:rFonts w:hint="default"/>
          <w:b/>
          <w:bCs/>
          <w:sz w:val="36"/>
          <w:szCs w:val="36"/>
        </w:rPr>
        <w:t>lutter: Ưu điểm</w:t>
      </w:r>
    </w:p>
    <w:p>
      <w:pPr>
        <w:pStyle w:val="8"/>
        <w:bidi w:val="0"/>
        <w:rPr>
          <w:sz w:val="36"/>
          <w:szCs w:val="36"/>
        </w:rPr>
      </w:pPr>
      <w:r>
        <w:rPr>
          <w:rFonts w:hint="default"/>
          <w:sz w:val="36"/>
          <w:szCs w:val="36"/>
          <w:lang w:val="en-US"/>
        </w:rPr>
        <w:t>-</w:t>
      </w:r>
      <w:r>
        <w:rPr>
          <w:sz w:val="36"/>
          <w:szCs w:val="36"/>
        </w:rPr>
        <w:t>Mạnh về hiệu ứng, hiệu suất ứng dụng rất cao.</w:t>
      </w:r>
    </w:p>
    <w:p>
      <w:pPr>
        <w:pStyle w:val="8"/>
        <w:bidi w:val="0"/>
        <w:rPr>
          <w:sz w:val="36"/>
          <w:szCs w:val="36"/>
        </w:rPr>
      </w:pPr>
      <w:r>
        <w:rPr>
          <w:rFonts w:hint="default"/>
          <w:sz w:val="36"/>
          <w:szCs w:val="36"/>
          <w:lang w:val="en-US"/>
        </w:rPr>
        <w:t>-</w:t>
      </w:r>
      <w:r>
        <w:rPr>
          <w:sz w:val="36"/>
          <w:szCs w:val="36"/>
        </w:rPr>
        <w:t>Giao tiếp gần như trực tiếp với hệ thống</w:t>
      </w:r>
    </w:p>
    <w:p>
      <w:pPr>
        <w:pStyle w:val="8"/>
        <w:bidi w:val="0"/>
        <w:rPr>
          <w:sz w:val="36"/>
          <w:szCs w:val="36"/>
        </w:rPr>
      </w:pPr>
      <w:r>
        <w:rPr>
          <w:rFonts w:hint="default"/>
          <w:sz w:val="36"/>
          <w:szCs w:val="36"/>
          <w:lang w:val="en-US"/>
        </w:rPr>
        <w:t>-</w:t>
      </w:r>
      <w:r>
        <w:rPr>
          <w:sz w:val="36"/>
          <w:szCs w:val="36"/>
        </w:rPr>
        <w:t>Ngôn ngữ kiểu tĩnh nhưng với cú pháp hiện đại (tương tự JS, Python, Java), compiler linh động khi dùng AOT (cho sản phẩm cuối) và JIT (cho quá trình phát triển với hot reload)</w:t>
      </w:r>
    </w:p>
    <w:p>
      <w:pPr>
        <w:pStyle w:val="8"/>
        <w:bidi w:val="0"/>
        <w:rPr>
          <w:sz w:val="36"/>
          <w:szCs w:val="36"/>
        </w:rPr>
      </w:pPr>
      <w:r>
        <w:rPr>
          <w:rFonts w:hint="default"/>
          <w:sz w:val="36"/>
          <w:szCs w:val="36"/>
          <w:lang w:val="en-US"/>
        </w:rPr>
        <w:t>-</w:t>
      </w:r>
      <w:r>
        <w:rPr>
          <w:sz w:val="36"/>
          <w:szCs w:val="36"/>
        </w:rPr>
        <w:t>Có thể chạy được giả lập mobile ngay trên web, tiện cho việc phát triển. Các bộ đo lường chỉ số hiệu suất được hỗ trợ sẵn giúp lập trình viên kiểm soát tốt hiệu suất của ứng dụng.</w:t>
      </w:r>
      <w:r>
        <w:rPr>
          <w:sz w:val="36"/>
          <w:szCs w:val="36"/>
        </w:rPr>
        <w:br w:type="textWrapping"/>
      </w:r>
      <w:r>
        <w:rPr>
          <w:sz w:val="36"/>
          <w:szCs w:val="36"/>
        </w:rPr>
        <w:t>– Có thể dùng để xây dựng các nền tảng gắn vào ứng dụng native để tăng hiệu suất.</w:t>
      </w:r>
    </w:p>
    <w:p>
      <w:pPr>
        <w:pStyle w:val="8"/>
        <w:bidi w:val="0"/>
        <w:rPr>
          <w:rFonts w:hint="default"/>
          <w:sz w:val="36"/>
          <w:szCs w:val="36"/>
        </w:rPr>
      </w:pPr>
      <w:r>
        <w:rPr>
          <w:rFonts w:hint="default"/>
          <w:b/>
          <w:bCs/>
          <w:sz w:val="36"/>
          <w:szCs w:val="36"/>
        </w:rPr>
        <w:t>Flutter: Nhược điểm</w:t>
      </w:r>
    </w:p>
    <w:p>
      <w:pPr>
        <w:pStyle w:val="8"/>
        <w:bidi w:val="0"/>
        <w:rPr>
          <w:sz w:val="36"/>
          <w:szCs w:val="36"/>
        </w:rPr>
      </w:pPr>
      <w:r>
        <w:rPr>
          <w:rFonts w:hint="default"/>
          <w:sz w:val="36"/>
          <w:szCs w:val="36"/>
          <w:lang w:val="en-US"/>
        </w:rPr>
        <w:t>-</w:t>
      </w:r>
      <w:r>
        <w:rPr>
          <w:rFonts w:hint="default"/>
          <w:sz w:val="36"/>
          <w:szCs w:val="36"/>
        </w:rPr>
        <w:t>Bộ render UI được nhóm phát triển gần như viết lại, không liên quan tới UI có sẵn của Framework native, dẫn đến memory sử dụng khá nhiều. Hơn nữa, các UI không đi chung với OS, mà được phát triển riêng, nghĩa là cùng 1 phiên bản Flutter khi tạo ra ứng dụng cho iOS thì iOS 8.x -&gt; 12.x đều y chang nhau, tương tự như với Android. Nhưng UI của Android thì tất nhiên khác với iOS.</w:t>
      </w:r>
    </w:p>
    <w:p>
      <w:pPr>
        <w:pStyle w:val="8"/>
        <w:bidi w:val="0"/>
        <w:rPr>
          <w:rFonts w:hint="default"/>
          <w:sz w:val="36"/>
          <w:szCs w:val="36"/>
        </w:rPr>
      </w:pPr>
      <w:r>
        <w:rPr>
          <w:rFonts w:hint="default"/>
          <w:sz w:val="36"/>
          <w:szCs w:val="36"/>
          <w:lang w:val="en-US"/>
        </w:rPr>
        <w:t>-</w:t>
      </w:r>
      <w:r>
        <w:rPr>
          <w:rFonts w:hint="default"/>
          <w:sz w:val="36"/>
          <w:szCs w:val="36"/>
        </w:rPr>
        <w:t>Phải học thêm ngôn ngữ DART: lập trình viên biết về DART không nhiều, cũng có rủi ro là học xong DART sẽ dính liền luôn với DART ở mảng phát triển ứng dụng mobile. Chứ không uyển chuyển như JS hay Python có thể nhảy qua lại giữa front, back hay AI…</w:t>
      </w:r>
    </w:p>
    <w:p>
      <w:pPr>
        <w:pStyle w:val="8"/>
        <w:bidi w:val="0"/>
        <w:rPr>
          <w:rFonts w:hint="default"/>
          <w:sz w:val="36"/>
          <w:szCs w:val="36"/>
        </w:rPr>
      </w:pPr>
      <w:ins w:id="0">
        <w:r>
          <w:rPr>
            <w:rFonts w:hint="default"/>
            <w:sz w:val="36"/>
            <w:szCs w:val="36"/>
            <w:lang w:val="en-US" w:eastAsia="zh-CN"/>
          </w:rPr>
          <w:br w:type="textWrapping"/>
        </w:r>
      </w:ins>
    </w:p>
    <w:p>
      <w:pPr>
        <w:pStyle w:val="8"/>
        <w:bidi w:val="0"/>
        <w:rPr>
          <w:sz w:val="36"/>
          <w:szCs w:val="36"/>
        </w:rPr>
      </w:pPr>
      <w:r>
        <w:rPr>
          <w:rFonts w:hint="default"/>
          <w:sz w:val="36"/>
          <w:szCs w:val="36"/>
          <w:lang w:val="en-US"/>
        </w:rPr>
        <w:t>-</w:t>
      </w:r>
      <w:r>
        <w:rPr>
          <w:sz w:val="36"/>
          <w:szCs w:val="36"/>
        </w:rPr>
        <w:t>Là con cưng của Google, tuy nhiên hãng dính nhìu phốt với thói quen “quăng con giữa chợ” nên cũng cần cân nhắc. Tuy nhiên, mình nhận thấy Flutter rất tốt, tốt hơn nhiều so với những cái mà Google từng làm ra như Angular.</w:t>
      </w:r>
    </w:p>
    <w:p>
      <w:pPr>
        <w:pStyle w:val="8"/>
        <w:bidi w:val="0"/>
        <w:rPr>
          <w:b/>
          <w:bCs/>
          <w:sz w:val="36"/>
          <w:szCs w:val="36"/>
        </w:rPr>
      </w:pPr>
      <w:r>
        <w:rPr>
          <w:rFonts w:hint="default"/>
          <w:b/>
          <w:bCs/>
          <w:sz w:val="36"/>
          <w:szCs w:val="36"/>
        </w:rPr>
        <w:t>Native đúng nghĩa</w:t>
      </w:r>
    </w:p>
    <w:p>
      <w:pPr>
        <w:pStyle w:val="8"/>
        <w:bidi w:val="0"/>
        <w:rPr>
          <w:rFonts w:hint="default"/>
          <w:sz w:val="36"/>
          <w:szCs w:val="36"/>
        </w:rPr>
      </w:pPr>
      <w:r>
        <w:rPr>
          <w:rFonts w:hint="default"/>
          <w:sz w:val="36"/>
          <w:szCs w:val="36"/>
          <w:lang w:val="en-US"/>
        </w:rPr>
        <w:t>-</w:t>
      </w:r>
      <w:r>
        <w:rPr>
          <w:rFonts w:hint="default"/>
          <w:sz w:val="36"/>
          <w:szCs w:val="36"/>
        </w:rPr>
        <w:t>Bộ engine để render UI hoàn toàn thuộc Flutter, vì vậy bạn có thể tạo ra bất kỳ hiệu ứng và đồ hoạ nào cho cả 2 nền tảng iOS và Android. Bạn có thể tưởng tượng Flutter như 1 engine game, có thể điểu chỉnh đến từng pixel và phủ trên đó là hệ thống Widget đa dạng, phong phú.</w:t>
      </w:r>
    </w:p>
    <w:p>
      <w:pPr>
        <w:pStyle w:val="8"/>
        <w:bidi w:val="0"/>
        <w:rPr>
          <w:rFonts w:hint="default"/>
          <w:b/>
          <w:bCs/>
          <w:sz w:val="36"/>
          <w:szCs w:val="36"/>
        </w:rPr>
      </w:pPr>
      <w:r>
        <w:rPr>
          <w:rFonts w:hint="default"/>
          <w:b/>
          <w:bCs/>
          <w:sz w:val="36"/>
          <w:szCs w:val="36"/>
        </w:rPr>
        <w:t>Hot Reload</w:t>
      </w:r>
    </w:p>
    <w:p>
      <w:pPr>
        <w:pStyle w:val="8"/>
        <w:bidi w:val="0"/>
        <w:rPr>
          <w:rFonts w:hint="default"/>
          <w:sz w:val="36"/>
          <w:szCs w:val="36"/>
        </w:rPr>
      </w:pPr>
      <w:r>
        <w:rPr>
          <w:rFonts w:hint="default"/>
          <w:sz w:val="36"/>
          <w:szCs w:val="36"/>
        </w:rPr>
        <w:t>Khi làm việc với những thứ liên quan đến UI thì Hot Reload thật khiến cho lập trình viên dễ chịu, càng tuyệt hơn khi Flutter cung cấp khả năng ghi nhớ state của ứng dụng. Hot Reload cung cấp cho bạn trải nghiệm tuyệt vời khi lập trình Flutter, so với React Native thì điểm này Flutter hơn.</w:t>
      </w:r>
    </w:p>
    <w:p>
      <w:pPr>
        <w:pStyle w:val="8"/>
        <w:bidi w:val="0"/>
        <w:rPr>
          <w:rFonts w:hint="default"/>
          <w:b/>
          <w:bCs/>
          <w:sz w:val="36"/>
          <w:szCs w:val="36"/>
        </w:rPr>
      </w:pPr>
      <w:r>
        <w:rPr>
          <w:rFonts w:hint="default"/>
          <w:b/>
          <w:bCs/>
          <w:sz w:val="36"/>
          <w:szCs w:val="36"/>
        </w:rPr>
        <w:t>Dart DevTools</w:t>
      </w:r>
    </w:p>
    <w:p>
      <w:pPr>
        <w:pStyle w:val="8"/>
        <w:bidi w:val="0"/>
        <w:rPr>
          <w:rFonts w:hint="default"/>
          <w:sz w:val="36"/>
          <w:szCs w:val="36"/>
        </w:rPr>
      </w:pPr>
      <w:r>
        <w:rPr>
          <w:rFonts w:hint="default"/>
          <w:sz w:val="36"/>
          <w:szCs w:val="36"/>
        </w:rPr>
        <w:t>DevTools tuy mới ở giai đoạn beta nhưng độ hoàn thiện cũng rất cao, so với DevTools của React/React Native thì DevTools của Flutter tốt hơn.</w:t>
      </w:r>
    </w:p>
    <w:p>
      <w:pPr>
        <w:pStyle w:val="8"/>
        <w:bidi w:val="0"/>
        <w:rPr>
          <w:rFonts w:hint="default"/>
          <w:b/>
          <w:bCs/>
          <w:sz w:val="36"/>
          <w:szCs w:val="36"/>
        </w:rPr>
      </w:pPr>
      <w:r>
        <w:rPr>
          <w:rFonts w:hint="default"/>
          <w:b/>
          <w:bCs/>
          <w:sz w:val="36"/>
          <w:szCs w:val="36"/>
        </w:rPr>
        <w:t>Nâng cấp dễ dàng</w:t>
      </w:r>
    </w:p>
    <w:p>
      <w:pPr>
        <w:pStyle w:val="8"/>
        <w:bidi w:val="0"/>
        <w:rPr>
          <w:rFonts w:hint="default"/>
          <w:sz w:val="36"/>
          <w:szCs w:val="36"/>
        </w:rPr>
      </w:pPr>
      <w:r>
        <w:rPr>
          <w:rFonts w:hint="default"/>
          <w:sz w:val="36"/>
          <w:szCs w:val="36"/>
        </w:rPr>
        <w:t>Mặc dù cách cài đặt ban đầu của Flutter là tải về tập tin nén, nhưng khi cập nhật lên phiên bản mới thì chỉ cần dòng lệnh là đủ, và khá dễ dàng. Ứng dụng sau khi nâng cấp phiên bản Flutter chạy không gặp trở ngại gì cả. Đây là một điểm cộng khá lớn khi xét về độ trưởng thành. Khi sử dụng React Native, các phiên bản từ 0.25, 0.48 có những thay đổi phải sửa bằng tay mới chạy, rất khó chịu.</w:t>
      </w:r>
    </w:p>
    <w:p>
      <w:pPr>
        <w:pStyle w:val="8"/>
        <w:bidi w:val="0"/>
        <w:rPr>
          <w:rFonts w:hint="default"/>
          <w:sz w:val="36"/>
          <w:szCs w:val="36"/>
        </w:rPr>
      </w:pPr>
      <w:r>
        <w:rPr>
          <w:rFonts w:hint="default"/>
          <w:sz w:val="36"/>
          <w:szCs w:val="36"/>
        </w:rPr>
        <w:t>Những điều chưa làm được của Flutter</w:t>
      </w:r>
    </w:p>
    <w:p>
      <w:pPr>
        <w:pStyle w:val="8"/>
        <w:bidi w:val="0"/>
        <w:rPr>
          <w:rFonts w:hint="default"/>
          <w:sz w:val="36"/>
          <w:szCs w:val="36"/>
        </w:rPr>
      </w:pPr>
      <w:r>
        <w:rPr>
          <w:rFonts w:hint="default"/>
          <w:sz w:val="36"/>
          <w:szCs w:val="36"/>
        </w:rPr>
        <w:t>Cập nhật lên kho ứng dụng không dễ dàng</w:t>
      </w:r>
    </w:p>
    <w:p>
      <w:pPr>
        <w:pStyle w:val="8"/>
        <w:bidi w:val="0"/>
        <w:rPr>
          <w:rFonts w:hint="default"/>
          <w:sz w:val="36"/>
          <w:szCs w:val="36"/>
        </w:rPr>
      </w:pPr>
      <w:r>
        <w:rPr>
          <w:rFonts w:hint="default"/>
          <w:sz w:val="36"/>
          <w:szCs w:val="36"/>
        </w:rPr>
        <w:t>Phải cập nhật ứng dụng thông qua trung tâm ứng dụng như Play Store hay App Store. Với React Native, nếu bạn chỉ chỉnh sửa phần sử dụng javascript thì bạn không cần phải build phiên bản mới để cập nhật ứng dụng. Điều này là không thể với Flutter vì Flutter build ra ứng dụng native, và code được biên dịch AOT.</w:t>
      </w:r>
    </w:p>
    <w:p>
      <w:pPr>
        <w:pStyle w:val="8"/>
        <w:bidi w:val="0"/>
        <w:rPr>
          <w:rFonts w:hint="default"/>
          <w:b/>
          <w:bCs/>
          <w:sz w:val="36"/>
          <w:szCs w:val="36"/>
        </w:rPr>
      </w:pPr>
      <w:r>
        <w:rPr>
          <w:rFonts w:hint="default"/>
          <w:b/>
          <w:bCs/>
          <w:sz w:val="36"/>
          <w:szCs w:val="36"/>
        </w:rPr>
        <w:t>Thiếu JSX</w:t>
      </w:r>
    </w:p>
    <w:p>
      <w:pPr>
        <w:pStyle w:val="8"/>
        <w:bidi w:val="0"/>
        <w:rPr>
          <w:rFonts w:hint="default"/>
          <w:sz w:val="36"/>
          <w:szCs w:val="36"/>
        </w:rPr>
      </w:pPr>
      <w:r>
        <w:rPr>
          <w:rFonts w:hint="default"/>
          <w:sz w:val="36"/>
          <w:szCs w:val="36"/>
        </w:rPr>
        <w:t>Gọi là thiếu thì cũng không chính xác, nhưng do quen với JSX khá thuận tiện của React Native. Mình thấy có khi JSX trực quan và dễ hiểu layout hơn của Flutter. Yêu cầu về JSX đã được gởi tới nhóm phát triển, họ không từ chối, tuy nhiên cũng không nên mong đợi điều này vì có lẽ nó không phù hợp lắm với DART.</w:t>
      </w:r>
    </w:p>
    <w:p>
      <w:pPr>
        <w:pStyle w:val="8"/>
        <w:bidi w:val="0"/>
        <w:rPr>
          <w:rFonts w:hint="default"/>
          <w:b/>
          <w:bCs/>
          <w:sz w:val="36"/>
          <w:szCs w:val="36"/>
        </w:rPr>
      </w:pPr>
      <w:r>
        <w:rPr>
          <w:rFonts w:hint="default"/>
          <w:b/>
          <w:bCs/>
          <w:sz w:val="36"/>
          <w:szCs w:val="36"/>
        </w:rPr>
        <w:t>Import chưa rõ ràng</w:t>
      </w:r>
    </w:p>
    <w:p>
      <w:pPr>
        <w:pStyle w:val="8"/>
        <w:bidi w:val="0"/>
        <w:rPr>
          <w:rFonts w:hint="default"/>
          <w:sz w:val="36"/>
          <w:szCs w:val="36"/>
        </w:rPr>
      </w:pPr>
      <w:r>
        <w:rPr>
          <w:rFonts w:hint="default"/>
          <w:sz w:val="36"/>
          <w:szCs w:val="36"/>
        </w:rPr>
        <w:t>Có chút khó khăn khi code, không biết 1 class, function được import từ package nào. Nếu sử dụng IDE hoặc VSCode thì có thể hover lên class để xác định, tuy nhiên đối với các Text Editor khác hoặc đọc bài viết thì khó xác định được class thuộc package nào.</w:t>
      </w:r>
    </w:p>
    <w:p>
      <w:pPr>
        <w:numPr>
          <w:numId w:val="0"/>
        </w:numPr>
        <w:bidi w:val="0"/>
        <w:ind w:leftChars="0"/>
        <w:rPr>
          <w:rFonts w:hint="default"/>
          <w:sz w:val="36"/>
          <w:szCs w:val="36"/>
          <w:lang w:val="en-US"/>
        </w:rPr>
      </w:pPr>
    </w:p>
    <w:p>
      <w:pPr>
        <w:rPr>
          <w:lang w:val="en-GB"/>
        </w:rPr>
      </w:pPr>
    </w:p>
    <w:p>
      <w:pPr>
        <w:rPr>
          <w:lang w:val="en-GB"/>
        </w:rPr>
      </w:pPr>
    </w:p>
    <w:p>
      <w:pPr>
        <w:rPr>
          <w:lang w:val="en-GB"/>
        </w:rPr>
      </w:pPr>
    </w:p>
    <w:p>
      <w:pPr>
        <w:rPr>
          <w:lang w:val="en-GB"/>
        </w:rPr>
      </w:pPr>
    </w:p>
    <w:p>
      <w:pPr>
        <w:rPr>
          <w:b/>
          <w:bCs/>
          <w:sz w:val="36"/>
          <w:szCs w:val="36"/>
          <w:lang w:val="en-GB"/>
        </w:rPr>
      </w:pPr>
      <w:r>
        <w:rPr>
          <w:b/>
          <w:bCs/>
          <w:sz w:val="36"/>
          <w:szCs w:val="36"/>
          <w:lang w:val="en-GB"/>
        </w:rPr>
        <w:t>3. Ứng dụng minh họa :</w:t>
      </w:r>
    </w:p>
    <w:p>
      <w:pPr>
        <w:rPr>
          <w:rFonts w:cstheme="minorHAnsi"/>
          <w:sz w:val="36"/>
          <w:szCs w:val="36"/>
          <w:lang w:val="en-GB"/>
        </w:rPr>
      </w:pPr>
      <w:r>
        <w:rPr>
          <w:rFonts w:cstheme="minorHAnsi"/>
          <w:sz w:val="36"/>
          <w:szCs w:val="36"/>
          <w:lang w:val="en-GB"/>
        </w:rPr>
        <w:t xml:space="preserve">-Vào tháng 3, 2021, Công ty BMW đã cho ra mắt ứng dụng My BMW chạy được trên cả IOS lẫn Android, ứng dụng được phát triển  hoàn toàn bởi kiến trúc Flutter. </w:t>
      </w:r>
    </w:p>
    <w:p>
      <w:pPr>
        <w:rPr>
          <w:rFonts w:asciiTheme="majorHAnsi" w:hAnsiTheme="majorHAnsi" w:cstheme="majorHAnsi"/>
          <w:sz w:val="36"/>
          <w:szCs w:val="36"/>
          <w:lang w:val="en-GB"/>
        </w:rPr>
      </w:pPr>
    </w:p>
    <w:p>
      <w:pPr>
        <w:jc w:val="center"/>
        <w:rPr>
          <w:rFonts w:asciiTheme="majorHAnsi" w:hAnsiTheme="majorHAnsi" w:cstheme="majorHAnsi"/>
          <w:sz w:val="24"/>
          <w:szCs w:val="24"/>
          <w:lang w:val="en-GB"/>
        </w:rPr>
      </w:pPr>
      <w:r>
        <w:drawing>
          <wp:inline distT="0" distB="0" distL="0" distR="0">
            <wp:extent cx="384810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48100" cy="5133975"/>
                    </a:xfrm>
                    <a:prstGeom prst="rect">
                      <a:avLst/>
                    </a:prstGeom>
                  </pic:spPr>
                </pic:pic>
              </a:graphicData>
            </a:graphic>
          </wp:inline>
        </w:drawing>
      </w: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jc w:val="center"/>
        <w:rPr>
          <w:rFonts w:asciiTheme="majorHAnsi" w:hAnsiTheme="majorHAnsi" w:cstheme="majorHAnsi"/>
          <w:sz w:val="24"/>
          <w:szCs w:val="24"/>
          <w:lang w:val="en-GB"/>
        </w:rPr>
      </w:pPr>
    </w:p>
    <w:p>
      <w:pPr>
        <w:rPr>
          <w:rFonts w:asciiTheme="majorHAnsi" w:hAnsiTheme="majorHAnsi" w:cstheme="majorHAnsi"/>
          <w:sz w:val="36"/>
          <w:szCs w:val="36"/>
          <w:lang w:val="en-GB"/>
        </w:rPr>
      </w:pPr>
    </w:p>
    <w:p>
      <w:pPr>
        <w:rPr>
          <w:rFonts w:asciiTheme="majorHAnsi" w:hAnsiTheme="majorHAnsi" w:cstheme="majorHAnsi"/>
          <w:sz w:val="36"/>
          <w:szCs w:val="36"/>
          <w:lang w:val="en-GB"/>
        </w:rPr>
      </w:pPr>
      <w:r>
        <w:rPr>
          <w:rFonts w:asciiTheme="majorHAnsi" w:hAnsiTheme="majorHAnsi" w:cstheme="majorHAnsi"/>
          <w:sz w:val="36"/>
          <w:szCs w:val="36"/>
          <w:lang w:val="en-GB"/>
        </w:rPr>
        <w:t>-Ứng dụng được đánh giá thông minh , hỗ trợ cho khách hàng nhiều hơn,</w:t>
      </w:r>
    </w:p>
    <w:p>
      <w:pPr>
        <w:rPr>
          <w:rFonts w:asciiTheme="majorHAnsi" w:hAnsiTheme="majorHAnsi" w:cstheme="majorHAnsi"/>
          <w:sz w:val="24"/>
          <w:szCs w:val="24"/>
          <w:lang w:val="en-GB"/>
        </w:rPr>
      </w:pPr>
    </w:p>
    <w:p>
      <w:pPr>
        <w:jc w:val="center"/>
        <w:rPr>
          <w:rFonts w:asciiTheme="majorHAnsi" w:hAnsiTheme="majorHAnsi" w:cstheme="majorHAnsi"/>
          <w:sz w:val="24"/>
          <w:szCs w:val="24"/>
          <w:lang w:val="en-GB"/>
        </w:rPr>
      </w:pPr>
      <w:r>
        <w:rPr>
          <w:rFonts w:asciiTheme="majorHAnsi" w:hAnsiTheme="majorHAnsi" w:cstheme="majorHAnsi"/>
          <w:sz w:val="24"/>
          <w:szCs w:val="24"/>
          <w:lang w:val="en-GB"/>
        </w:rPr>
        <w:drawing>
          <wp:inline distT="0" distB="0" distL="0" distR="0">
            <wp:extent cx="3352800" cy="595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352800" cy="5953125"/>
                    </a:xfrm>
                    <a:prstGeom prst="rect">
                      <a:avLst/>
                    </a:prstGeom>
                    <a:noFill/>
                  </pic:spPr>
                </pic:pic>
              </a:graphicData>
            </a:graphic>
          </wp:inline>
        </w:drawing>
      </w:r>
    </w:p>
    <w:p>
      <w:pPr>
        <w:rPr>
          <w:rFonts w:asciiTheme="majorHAnsi" w:hAnsiTheme="majorHAnsi" w:cstheme="majorHAnsi"/>
          <w:sz w:val="36"/>
          <w:szCs w:val="36"/>
          <w:lang w:val="en-GB"/>
        </w:rPr>
      </w:pPr>
      <w:r>
        <w:rPr>
          <w:rFonts w:asciiTheme="majorHAnsi" w:hAnsiTheme="majorHAnsi" w:cstheme="majorHAnsi"/>
          <w:sz w:val="36"/>
          <w:szCs w:val="36"/>
          <w:lang w:val="en-GB"/>
        </w:rPr>
        <w:t>-Giao diện bắt mắt , linh hoạt.</w:t>
      </w:r>
    </w:p>
    <w:p>
      <w:pPr>
        <w:rPr>
          <w:rFonts w:asciiTheme="majorHAnsi" w:hAnsiTheme="majorHAnsi" w:cstheme="majorHAnsi"/>
          <w:sz w:val="24"/>
          <w:szCs w:val="24"/>
          <w:lang w:val="en-GB"/>
        </w:rPr>
      </w:pPr>
    </w:p>
    <w:p>
      <w:pPr>
        <w:rPr>
          <w:rFonts w:asciiTheme="majorHAnsi" w:hAnsiTheme="majorHAnsi" w:cstheme="majorHAnsi"/>
          <w:sz w:val="24"/>
          <w:szCs w:val="24"/>
          <w:lang w:val="en-GB"/>
        </w:rPr>
      </w:pPr>
    </w:p>
    <w:p>
      <w:pPr>
        <w:rPr>
          <w:lang w:val="en-GB"/>
        </w:rPr>
      </w:pPr>
      <w:r>
        <w:rPr>
          <w:lang w:val="en-GB"/>
        </w:rPr>
        <w:br w:type="page"/>
      </w:r>
    </w:p>
    <w:p>
      <w:pPr>
        <w:tabs>
          <w:tab w:val="left" w:pos="1080"/>
        </w:tabs>
        <w:ind w:left="360"/>
        <w:rPr>
          <w:b/>
          <w:bCs/>
          <w:sz w:val="36"/>
          <w:szCs w:val="36"/>
          <w:lang w:val="en-GB"/>
        </w:rPr>
      </w:pPr>
      <w:r>
        <w:rPr>
          <w:b/>
          <w:bCs/>
          <w:sz w:val="36"/>
          <w:szCs w:val="36"/>
          <w:lang w:val="en-GB"/>
        </w:rPr>
        <w:t xml:space="preserve"> 4.  Cách cài đặt Flutter :</w:t>
      </w:r>
    </w:p>
    <w:p>
      <w:pPr>
        <w:tabs>
          <w:tab w:val="left" w:pos="1080"/>
        </w:tabs>
        <w:ind w:left="360"/>
        <w:rPr>
          <w:sz w:val="36"/>
          <w:szCs w:val="36"/>
          <w:lang w:val="en-GB"/>
        </w:rPr>
      </w:pPr>
      <w:r>
        <w:rPr>
          <w:sz w:val="36"/>
          <w:szCs w:val="36"/>
          <w:lang w:val="en-GB"/>
        </w:rPr>
        <w:t>- Để Cài đặt và sử dụng Flutter ta cần thực thiện các bước :</w:t>
      </w:r>
    </w:p>
    <w:p>
      <w:pPr>
        <w:tabs>
          <w:tab w:val="left" w:pos="1080"/>
        </w:tabs>
        <w:ind w:left="360"/>
        <w:rPr>
          <w:b/>
          <w:bCs/>
          <w:sz w:val="36"/>
          <w:szCs w:val="36"/>
          <w:lang w:val="en-GB"/>
        </w:rPr>
      </w:pPr>
      <w:r>
        <w:rPr>
          <w:sz w:val="36"/>
          <w:szCs w:val="36"/>
          <w:lang w:val="en-GB"/>
        </w:rPr>
        <w:t xml:space="preserve"> </w:t>
      </w:r>
      <w:r>
        <w:rPr>
          <w:sz w:val="36"/>
          <w:szCs w:val="36"/>
          <w:lang w:val="en-GB"/>
        </w:rPr>
        <w:tab/>
      </w:r>
      <w:r>
        <w:rPr>
          <w:b/>
          <w:bCs/>
          <w:sz w:val="36"/>
          <w:szCs w:val="36"/>
          <w:lang w:val="en-GB"/>
        </w:rPr>
        <w:t>1. Tải và thiết lập môi trường cho Flutter SDK :</w:t>
      </w:r>
    </w:p>
    <w:p>
      <w:pPr>
        <w:tabs>
          <w:tab w:val="left" w:pos="1080"/>
        </w:tabs>
        <w:ind w:left="360"/>
        <w:rPr>
          <w:sz w:val="36"/>
          <w:szCs w:val="36"/>
          <w:lang w:val="en-GB"/>
        </w:rPr>
      </w:pPr>
      <w:r>
        <w:rPr>
          <w:sz w:val="36"/>
          <w:szCs w:val="36"/>
          <w:lang w:val="en-GB"/>
        </w:rPr>
        <w:t xml:space="preserve">*Tải </w:t>
      </w:r>
    </w:p>
    <w:p>
      <w:pPr>
        <w:tabs>
          <w:tab w:val="left" w:pos="1080"/>
        </w:tabs>
        <w:ind w:left="360"/>
        <w:rPr>
          <w:sz w:val="36"/>
          <w:szCs w:val="36"/>
          <w:lang w:val="en-GB"/>
        </w:rPr>
      </w:pPr>
      <w:r>
        <w:rPr>
          <w:sz w:val="36"/>
          <w:szCs w:val="36"/>
          <w:lang w:val="en-GB"/>
        </w:rPr>
        <w:t>- Tải Flutter ta truy cập vào trang web của flutter:</w:t>
      </w:r>
      <w:r>
        <w:rPr>
          <w:sz w:val="36"/>
          <w:szCs w:val="36"/>
        </w:rPr>
        <w:t xml:space="preserve"> </w:t>
      </w:r>
      <w:r>
        <w:rPr>
          <w:sz w:val="36"/>
          <w:szCs w:val="36"/>
        </w:rPr>
        <w:fldChar w:fldCharType="begin"/>
      </w:r>
      <w:r>
        <w:rPr>
          <w:sz w:val="36"/>
          <w:szCs w:val="36"/>
        </w:rPr>
        <w:instrText xml:space="preserve"> HYPERLINK "https://flutter.dev/" </w:instrText>
      </w:r>
      <w:r>
        <w:rPr>
          <w:sz w:val="36"/>
          <w:szCs w:val="36"/>
        </w:rPr>
        <w:fldChar w:fldCharType="separate"/>
      </w:r>
      <w:r>
        <w:rPr>
          <w:rStyle w:val="10"/>
          <w:sz w:val="36"/>
          <w:szCs w:val="36"/>
          <w:lang w:val="en-GB"/>
        </w:rPr>
        <w:t>https://flutter.dev/</w:t>
      </w:r>
      <w:r>
        <w:rPr>
          <w:rStyle w:val="10"/>
          <w:sz w:val="36"/>
          <w:szCs w:val="36"/>
          <w:lang w:val="en-GB"/>
        </w:rPr>
        <w:fldChar w:fldCharType="end"/>
      </w:r>
    </w:p>
    <w:p>
      <w:pPr>
        <w:tabs>
          <w:tab w:val="left" w:pos="1080"/>
        </w:tabs>
        <w:ind w:left="360"/>
        <w:rPr>
          <w:sz w:val="36"/>
          <w:szCs w:val="36"/>
          <w:lang w:val="en-GB"/>
        </w:rPr>
      </w:pPr>
      <w:r>
        <w:rPr>
          <w:sz w:val="36"/>
          <w:szCs w:val="36"/>
          <w:lang w:val="en-GB"/>
        </w:rPr>
        <w:t xml:space="preserve">-Sau đó chọn Get Started  và Dowload Flutter về </w:t>
      </w:r>
    </w:p>
    <w:p>
      <w:pPr>
        <w:tabs>
          <w:tab w:val="left" w:pos="1080"/>
        </w:tabs>
        <w:ind w:left="360"/>
        <w:rPr>
          <w:lang w:val="en-GB"/>
        </w:rPr>
      </w:pPr>
      <w:r>
        <w:drawing>
          <wp:inline distT="0" distB="0" distL="0" distR="0">
            <wp:extent cx="5731510" cy="2044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31510" cy="2044700"/>
                    </a:xfrm>
                    <a:prstGeom prst="rect">
                      <a:avLst/>
                    </a:prstGeom>
                  </pic:spPr>
                </pic:pic>
              </a:graphicData>
            </a:graphic>
          </wp:inline>
        </w:drawing>
      </w:r>
    </w:p>
    <w:p>
      <w:pPr>
        <w:tabs>
          <w:tab w:val="left" w:pos="1080"/>
        </w:tabs>
        <w:ind w:left="360"/>
        <w:rPr>
          <w:sz w:val="36"/>
          <w:szCs w:val="36"/>
          <w:lang w:val="en-GB"/>
        </w:rPr>
      </w:pPr>
      <w:r>
        <w:rPr>
          <w:sz w:val="36"/>
          <w:szCs w:val="36"/>
          <w:lang w:val="en-GB"/>
        </w:rPr>
        <w:t>-Lưu ý : không nên cài vào thư mục C:\Program Files\ vì có thể gặp các vấn đề về hệ thống.</w:t>
      </w:r>
    </w:p>
    <w:p>
      <w:pPr>
        <w:tabs>
          <w:tab w:val="left" w:pos="1080"/>
        </w:tabs>
        <w:ind w:left="360"/>
        <w:rPr>
          <w:sz w:val="36"/>
          <w:szCs w:val="36"/>
          <w:lang w:val="en-GB"/>
        </w:rPr>
      </w:pPr>
      <w:r>
        <w:rPr>
          <w:sz w:val="36"/>
          <w:szCs w:val="36"/>
          <w:lang w:val="en-GB"/>
        </w:rPr>
        <w:t>* Thiết lập môi trường :</w:t>
      </w:r>
    </w:p>
    <w:p>
      <w:pPr>
        <w:pStyle w:val="13"/>
        <w:numPr>
          <w:ilvl w:val="0"/>
          <w:numId w:val="3"/>
        </w:numPr>
        <w:tabs>
          <w:tab w:val="left" w:pos="1080"/>
        </w:tabs>
        <w:rPr>
          <w:sz w:val="36"/>
          <w:szCs w:val="36"/>
          <w:lang w:val="en-GB"/>
        </w:rPr>
      </w:pPr>
      <w:r>
        <w:rPr>
          <w:sz w:val="36"/>
          <w:szCs w:val="36"/>
          <w:lang w:val="en-GB"/>
        </w:rPr>
        <w:t xml:space="preserve">Vào System chọn </w:t>
      </w:r>
      <w:r>
        <w:rPr>
          <w:rFonts w:cstheme="minorHAnsi"/>
          <w:sz w:val="36"/>
          <w:szCs w:val="36"/>
          <w:lang w:val="en-GB"/>
        </w:rPr>
        <w:t>Edit</w:t>
      </w:r>
      <w:r>
        <w:rPr>
          <w:rFonts w:cstheme="minorHAnsi"/>
          <w:b/>
          <w:bCs/>
          <w:sz w:val="36"/>
          <w:szCs w:val="36"/>
          <w:lang w:val="en-GB"/>
        </w:rPr>
        <w:t xml:space="preserve"> </w:t>
      </w:r>
      <w:r>
        <w:rPr>
          <w:sz w:val="36"/>
          <w:szCs w:val="36"/>
        </w:rPr>
        <w:t>the system environment variables</w:t>
      </w:r>
      <w:r>
        <w:rPr>
          <w:sz w:val="36"/>
          <w:szCs w:val="36"/>
          <w:lang w:val="en-GB"/>
        </w:rPr>
        <w:t xml:space="preserve">. </w:t>
      </w:r>
    </w:p>
    <w:p>
      <w:pPr>
        <w:tabs>
          <w:tab w:val="left" w:pos="1080"/>
        </w:tabs>
        <w:ind w:left="360"/>
        <w:rPr>
          <w:lang w:val="en-GB"/>
        </w:rPr>
      </w:pPr>
      <w:r>
        <w:drawing>
          <wp:inline distT="0" distB="0" distL="0" distR="0">
            <wp:extent cx="3629025" cy="1962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629025" cy="1962150"/>
                    </a:xfrm>
                    <a:prstGeom prst="rect">
                      <a:avLst/>
                    </a:prstGeom>
                  </pic:spPr>
                </pic:pic>
              </a:graphicData>
            </a:graphic>
          </wp:inline>
        </w:drawing>
      </w:r>
    </w:p>
    <w:p>
      <w:pPr>
        <w:tabs>
          <w:tab w:val="left" w:pos="1080"/>
        </w:tabs>
        <w:ind w:left="360"/>
        <w:rPr>
          <w:lang w:val="en-GB"/>
        </w:rPr>
      </w:pPr>
    </w:p>
    <w:p>
      <w:pPr>
        <w:tabs>
          <w:tab w:val="left" w:pos="1080"/>
        </w:tabs>
        <w:ind w:left="360"/>
        <w:rPr>
          <w:lang w:val="en-GB"/>
        </w:rPr>
      </w:pPr>
    </w:p>
    <w:p>
      <w:pPr>
        <w:tabs>
          <w:tab w:val="left" w:pos="1080"/>
        </w:tabs>
        <w:ind w:left="360"/>
        <w:rPr>
          <w:lang w:val="en-GB"/>
        </w:rPr>
      </w:pPr>
    </w:p>
    <w:p>
      <w:pPr>
        <w:tabs>
          <w:tab w:val="left" w:pos="1080"/>
        </w:tabs>
        <w:ind w:left="360"/>
        <w:rPr>
          <w:lang w:val="en-GB"/>
        </w:rPr>
      </w:pPr>
    </w:p>
    <w:p>
      <w:pPr>
        <w:tabs>
          <w:tab w:val="left" w:pos="1080"/>
        </w:tabs>
        <w:ind w:left="360"/>
        <w:rPr>
          <w:lang w:val="en-GB"/>
        </w:rPr>
      </w:pPr>
    </w:p>
    <w:p>
      <w:pPr>
        <w:tabs>
          <w:tab w:val="left" w:pos="1080"/>
        </w:tabs>
        <w:ind w:left="360"/>
        <w:rPr>
          <w:lang w:val="en-GB"/>
        </w:rPr>
      </w:pPr>
    </w:p>
    <w:p>
      <w:pPr>
        <w:tabs>
          <w:tab w:val="left" w:pos="1080"/>
        </w:tabs>
        <w:ind w:left="360"/>
        <w:rPr>
          <w:lang w:val="en-GB"/>
        </w:rPr>
      </w:pPr>
    </w:p>
    <w:p>
      <w:pPr>
        <w:pStyle w:val="13"/>
        <w:numPr>
          <w:ilvl w:val="0"/>
          <w:numId w:val="4"/>
        </w:numPr>
        <w:rPr>
          <w:rStyle w:val="12"/>
          <w:sz w:val="36"/>
          <w:szCs w:val="36"/>
          <w:lang w:val="en-GB"/>
        </w:rPr>
      </w:pPr>
      <w:r>
        <w:rPr>
          <w:sz w:val="36"/>
          <w:szCs w:val="36"/>
          <w:shd w:val="clear" w:color="auto" w:fill="FFFFFF"/>
        </w:rPr>
        <w:t>Chọn</w:t>
      </w:r>
      <w:r>
        <w:rPr>
          <w:b/>
          <w:bCs/>
          <w:sz w:val="36"/>
          <w:szCs w:val="36"/>
          <w:shd w:val="clear" w:color="auto" w:fill="FFFFFF"/>
        </w:rPr>
        <w:t> </w:t>
      </w:r>
      <w:r>
        <w:rPr>
          <w:rStyle w:val="12"/>
          <w:rFonts w:ascii="Arial" w:hAnsi="Arial" w:cs="Arial"/>
          <w:b w:val="0"/>
          <w:bCs w:val="0"/>
          <w:color w:val="3D3D3D"/>
          <w:sz w:val="36"/>
          <w:szCs w:val="36"/>
          <w:shd w:val="clear" w:color="auto" w:fill="FFFFFF"/>
        </w:rPr>
        <w:t>Environment Variables</w:t>
      </w:r>
    </w:p>
    <w:p>
      <w:pPr>
        <w:ind w:left="360"/>
        <w:rPr>
          <w:b/>
          <w:bCs/>
          <w:lang w:val="en-GB"/>
        </w:rPr>
      </w:pPr>
      <w:r>
        <w:drawing>
          <wp:inline distT="0" distB="0" distL="0" distR="0">
            <wp:extent cx="4000500" cy="451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4000500" cy="4514850"/>
                    </a:xfrm>
                    <a:prstGeom prst="rect">
                      <a:avLst/>
                    </a:prstGeom>
                  </pic:spPr>
                </pic:pic>
              </a:graphicData>
            </a:graphic>
          </wp:inline>
        </w:drawing>
      </w:r>
    </w:p>
    <w:p>
      <w:pPr>
        <w:ind w:left="360"/>
        <w:rPr>
          <w:b/>
          <w:bCs/>
          <w:lang w:val="en-GB"/>
        </w:rPr>
      </w:pPr>
    </w:p>
    <w:p>
      <w:pPr>
        <w:pStyle w:val="13"/>
        <w:numPr>
          <w:ilvl w:val="0"/>
          <w:numId w:val="4"/>
        </w:numPr>
        <w:rPr>
          <w:b/>
          <w:bCs/>
          <w:sz w:val="36"/>
          <w:szCs w:val="36"/>
          <w:lang w:val="en-GB"/>
        </w:rPr>
      </w:pPr>
      <w:r>
        <w:rPr>
          <w:sz w:val="36"/>
          <w:szCs w:val="36"/>
          <w:shd w:val="clear" w:color="auto" w:fill="FFFFFF"/>
        </w:rPr>
        <w:t>Tại mục </w:t>
      </w:r>
      <w:r>
        <w:rPr>
          <w:rStyle w:val="12"/>
          <w:rFonts w:ascii="Arial" w:hAnsi="Arial" w:cs="Arial"/>
          <w:b w:val="0"/>
          <w:bCs w:val="0"/>
          <w:color w:val="3D3D3D"/>
          <w:sz w:val="36"/>
          <w:szCs w:val="36"/>
          <w:shd w:val="clear" w:color="auto" w:fill="FFFFFF"/>
        </w:rPr>
        <w:t>User variables</w:t>
      </w:r>
      <w:r>
        <w:rPr>
          <w:sz w:val="36"/>
          <w:szCs w:val="36"/>
          <w:shd w:val="clear" w:color="auto" w:fill="FFFFFF"/>
        </w:rPr>
        <w:t> bạn chọn PATH và nhấn tiếp chọn Edit.</w:t>
      </w:r>
    </w:p>
    <w:p>
      <w:pPr>
        <w:pStyle w:val="13"/>
        <w:rPr>
          <w:b/>
          <w:bCs/>
          <w:lang w:val="en-GB"/>
        </w:rPr>
      </w:pPr>
    </w:p>
    <w:p>
      <w:pPr>
        <w:pStyle w:val="13"/>
        <w:rPr>
          <w:b/>
          <w:bCs/>
          <w:lang w:val="en-GB"/>
        </w:rPr>
      </w:pPr>
      <w:r>
        <w:drawing>
          <wp:inline distT="0" distB="0" distL="0" distR="0">
            <wp:extent cx="558165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581650" cy="2190750"/>
                    </a:xfrm>
                    <a:prstGeom prst="rect">
                      <a:avLst/>
                    </a:prstGeom>
                  </pic:spPr>
                </pic:pic>
              </a:graphicData>
            </a:graphic>
          </wp:inline>
        </w:drawing>
      </w:r>
    </w:p>
    <w:p>
      <w:pPr>
        <w:pStyle w:val="13"/>
        <w:rPr>
          <w:b/>
          <w:bCs/>
          <w:lang w:val="en-GB"/>
        </w:rPr>
      </w:pPr>
    </w:p>
    <w:p>
      <w:pPr>
        <w:pStyle w:val="13"/>
        <w:rPr>
          <w:b/>
          <w:bCs/>
          <w:lang w:val="en-GB"/>
        </w:rPr>
      </w:pPr>
    </w:p>
    <w:p>
      <w:pPr>
        <w:pStyle w:val="13"/>
        <w:rPr>
          <w:b/>
          <w:bCs/>
          <w:lang w:val="en-GB"/>
        </w:rPr>
      </w:pPr>
    </w:p>
    <w:p>
      <w:pPr>
        <w:pStyle w:val="13"/>
        <w:rPr>
          <w:b/>
          <w:bCs/>
          <w:lang w:val="en-GB"/>
        </w:rPr>
      </w:pPr>
    </w:p>
    <w:p>
      <w:pPr>
        <w:pStyle w:val="13"/>
        <w:rPr>
          <w:b/>
          <w:bCs/>
          <w:lang w:val="en-GB"/>
        </w:rPr>
      </w:pPr>
    </w:p>
    <w:p>
      <w:pPr>
        <w:pStyle w:val="13"/>
        <w:rPr>
          <w:b/>
          <w:bCs/>
          <w:sz w:val="36"/>
          <w:szCs w:val="36"/>
          <w:lang w:val="en-GB"/>
        </w:rPr>
      </w:pPr>
    </w:p>
    <w:p>
      <w:pPr>
        <w:pStyle w:val="13"/>
        <w:numPr>
          <w:ilvl w:val="0"/>
          <w:numId w:val="4"/>
        </w:numPr>
        <w:rPr>
          <w:rStyle w:val="12"/>
          <w:sz w:val="36"/>
          <w:szCs w:val="36"/>
          <w:lang w:val="en-GB"/>
        </w:rPr>
      </w:pPr>
      <w:r>
        <w:rPr>
          <w:sz w:val="36"/>
          <w:szCs w:val="36"/>
          <w:shd w:val="clear" w:color="auto" w:fill="FFFFFF"/>
          <w:lang w:val="en-GB"/>
        </w:rPr>
        <w:t>C</w:t>
      </w:r>
      <w:r>
        <w:rPr>
          <w:sz w:val="36"/>
          <w:szCs w:val="36"/>
          <w:shd w:val="clear" w:color="auto" w:fill="FFFFFF"/>
        </w:rPr>
        <w:t>họn New và dán đường dẫn tới thư mục Flutter </w:t>
      </w:r>
      <w:r>
        <w:rPr>
          <w:rStyle w:val="12"/>
          <w:rFonts w:ascii="Arial" w:hAnsi="Arial" w:cs="Arial"/>
          <w:b w:val="0"/>
          <w:bCs w:val="0"/>
          <w:color w:val="3D3D3D"/>
          <w:sz w:val="36"/>
          <w:szCs w:val="36"/>
          <w:shd w:val="clear" w:color="auto" w:fill="FFFFFF"/>
        </w:rPr>
        <w:t>C:\flutter\bin</w:t>
      </w:r>
      <w:r>
        <w:rPr>
          <w:rStyle w:val="12"/>
          <w:rFonts w:ascii="Arial" w:hAnsi="Arial" w:cs="Arial"/>
          <w:b w:val="0"/>
          <w:bCs w:val="0"/>
          <w:color w:val="3D3D3D"/>
          <w:sz w:val="36"/>
          <w:szCs w:val="36"/>
          <w:shd w:val="clear" w:color="auto" w:fill="FFFFFF"/>
          <w:lang w:val="en-GB"/>
        </w:rPr>
        <w:t xml:space="preserve"> (Thư mục bạn vừa tải Flutter về ).</w:t>
      </w:r>
    </w:p>
    <w:p>
      <w:pPr>
        <w:pStyle w:val="13"/>
        <w:rPr>
          <w:b/>
          <w:bCs/>
          <w:sz w:val="36"/>
          <w:szCs w:val="36"/>
          <w:lang w:val="en-GB"/>
        </w:rPr>
      </w:pPr>
      <w:r>
        <w:rPr>
          <w:sz w:val="36"/>
          <w:szCs w:val="36"/>
        </w:rPr>
        <w:drawing>
          <wp:inline distT="0" distB="0" distL="0" distR="0">
            <wp:extent cx="4867275" cy="2124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867275" cy="2124075"/>
                    </a:xfrm>
                    <a:prstGeom prst="rect">
                      <a:avLst/>
                    </a:prstGeom>
                  </pic:spPr>
                </pic:pic>
              </a:graphicData>
            </a:graphic>
          </wp:inline>
        </w:drawing>
      </w:r>
    </w:p>
    <w:p>
      <w:pPr>
        <w:rPr>
          <w:b/>
          <w:bCs/>
          <w:sz w:val="36"/>
          <w:szCs w:val="36"/>
          <w:lang w:val="en-GB"/>
        </w:rPr>
      </w:pPr>
      <w:r>
        <w:rPr>
          <w:b/>
          <w:bCs/>
          <w:sz w:val="36"/>
          <w:szCs w:val="36"/>
          <w:lang w:val="en-GB"/>
        </w:rPr>
        <w:t>2. Cài đặt  và setup máy ảo Android Genymotion:</w:t>
      </w:r>
    </w:p>
    <w:p>
      <w:pPr>
        <w:rPr>
          <w:rFonts w:ascii="Arial" w:hAnsi="Arial" w:cs="Arial"/>
          <w:color w:val="3D3D3D"/>
          <w:sz w:val="36"/>
          <w:szCs w:val="36"/>
          <w:shd w:val="clear" w:color="auto" w:fill="FFFFFF"/>
        </w:rPr>
      </w:pPr>
      <w:r>
        <w:rPr>
          <w:b/>
          <w:bCs/>
          <w:sz w:val="36"/>
          <w:szCs w:val="36"/>
          <w:lang w:val="en-GB"/>
        </w:rPr>
        <w:t xml:space="preserve"> </w:t>
      </w:r>
      <w:r>
        <w:rPr>
          <w:sz w:val="36"/>
          <w:szCs w:val="36"/>
          <w:lang w:val="en-GB"/>
        </w:rPr>
        <w:t xml:space="preserve">- Truy cập trang chủ Genymotion : </w:t>
      </w:r>
      <w:r>
        <w:rPr>
          <w:sz w:val="36"/>
          <w:szCs w:val="36"/>
        </w:rPr>
        <w:fldChar w:fldCharType="begin"/>
      </w:r>
      <w:r>
        <w:rPr>
          <w:sz w:val="36"/>
          <w:szCs w:val="36"/>
        </w:rPr>
        <w:instrText xml:space="preserve"> HYPERLINK "https://www.genymotion.com/fun-zone/" </w:instrText>
      </w:r>
      <w:r>
        <w:rPr>
          <w:sz w:val="36"/>
          <w:szCs w:val="36"/>
        </w:rPr>
        <w:fldChar w:fldCharType="separate"/>
      </w:r>
      <w:r>
        <w:rPr>
          <w:rStyle w:val="10"/>
          <w:rFonts w:ascii="Arial" w:hAnsi="Arial" w:cs="Arial"/>
          <w:sz w:val="36"/>
          <w:szCs w:val="36"/>
          <w:shd w:val="clear" w:color="auto" w:fill="FFFFFF"/>
        </w:rPr>
        <w:t>https://www.genymotion.com/fun-zone/</w:t>
      </w:r>
      <w:r>
        <w:rPr>
          <w:rStyle w:val="10"/>
          <w:rFonts w:ascii="Arial" w:hAnsi="Arial" w:cs="Arial"/>
          <w:sz w:val="36"/>
          <w:szCs w:val="36"/>
          <w:shd w:val="clear" w:color="auto" w:fill="FFFFFF"/>
        </w:rPr>
        <w:fldChar w:fldCharType="end"/>
      </w:r>
    </w:p>
    <w:p>
      <w:pPr>
        <w:rPr>
          <w:sz w:val="36"/>
          <w:szCs w:val="36"/>
          <w:lang w:val="en-GB"/>
        </w:rPr>
      </w:pPr>
      <w:r>
        <w:rPr>
          <w:sz w:val="36"/>
          <w:szCs w:val="36"/>
          <w:lang w:val="en-GB"/>
        </w:rPr>
        <w:t xml:space="preserve">sau đó tải về và cài đặt. </w:t>
      </w:r>
    </w:p>
    <w:p>
      <w:pPr>
        <w:pStyle w:val="13"/>
        <w:numPr>
          <w:ilvl w:val="0"/>
          <w:numId w:val="4"/>
        </w:numPr>
        <w:rPr>
          <w:lang w:val="en-GB"/>
        </w:rPr>
      </w:pPr>
      <w:r>
        <w:rPr>
          <w:sz w:val="36"/>
          <w:szCs w:val="36"/>
          <w:lang w:val="en-GB"/>
        </w:rPr>
        <w:t>Chạy Genymotion và chọn loại thiết bị :</w:t>
      </w:r>
      <w:r>
        <w:rPr>
          <w:sz w:val="36"/>
          <w:szCs w:val="36"/>
        </w:rPr>
        <w:t xml:space="preserve"> </w:t>
      </w:r>
      <w:r>
        <w:drawing>
          <wp:inline distT="0" distB="0" distL="0" distR="0">
            <wp:extent cx="5731510" cy="4362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731510" cy="4362450"/>
                    </a:xfrm>
                    <a:prstGeom prst="rect">
                      <a:avLst/>
                    </a:prstGeom>
                  </pic:spPr>
                </pic:pic>
              </a:graphicData>
            </a:graphic>
          </wp:inline>
        </w:drawing>
      </w:r>
    </w:p>
    <w:p>
      <w:pPr>
        <w:ind w:left="360"/>
        <w:rPr>
          <w:lang w:val="en-GB"/>
        </w:rPr>
      </w:pPr>
    </w:p>
    <w:p>
      <w:pPr>
        <w:ind w:left="360"/>
        <w:rPr>
          <w:lang w:val="en-GB"/>
        </w:rPr>
      </w:pPr>
    </w:p>
    <w:p>
      <w:pPr>
        <w:ind w:left="360"/>
        <w:rPr>
          <w:sz w:val="36"/>
          <w:szCs w:val="36"/>
          <w:lang w:val="en-GB"/>
        </w:rPr>
      </w:pPr>
    </w:p>
    <w:p>
      <w:pPr>
        <w:ind w:left="360"/>
        <w:rPr>
          <w:sz w:val="36"/>
          <w:szCs w:val="36"/>
          <w:lang w:val="en-GB"/>
        </w:rPr>
      </w:pPr>
      <w:r>
        <w:rPr>
          <w:sz w:val="36"/>
          <w:szCs w:val="36"/>
          <w:lang w:val="en-GB"/>
        </w:rPr>
        <w:t>3. Setup Visual Studio Code:</w:t>
      </w:r>
    </w:p>
    <w:p>
      <w:pPr>
        <w:ind w:left="360"/>
        <w:rPr>
          <w:sz w:val="36"/>
          <w:szCs w:val="36"/>
          <w:lang w:val="en-GB"/>
        </w:rPr>
      </w:pPr>
      <w:r>
        <w:rPr>
          <w:sz w:val="36"/>
          <w:szCs w:val="36"/>
          <w:lang w:val="en-GB"/>
        </w:rPr>
        <w:t>- Khởi động Visual studio code và chọn Extensions.</w:t>
      </w:r>
    </w:p>
    <w:p>
      <w:pPr>
        <w:ind w:left="360"/>
        <w:rPr>
          <w:sz w:val="36"/>
          <w:szCs w:val="36"/>
          <w:lang w:val="en-GB"/>
        </w:rPr>
      </w:pPr>
      <w:r>
        <w:rPr>
          <w:sz w:val="36"/>
          <w:szCs w:val="36"/>
          <w:lang w:val="en-GB"/>
        </w:rPr>
        <w:t>- Search Flutte và tải về.</w:t>
      </w:r>
    </w:p>
    <w:p>
      <w:pPr>
        <w:ind w:left="360"/>
        <w:rPr>
          <w:lang w:val="en-GB"/>
        </w:rPr>
      </w:pPr>
      <w:r>
        <w:drawing>
          <wp:inline distT="0" distB="0" distL="0" distR="0">
            <wp:extent cx="5731510" cy="1195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731510" cy="1195705"/>
                    </a:xfrm>
                    <a:prstGeom prst="rect">
                      <a:avLst/>
                    </a:prstGeom>
                  </pic:spPr>
                </pic:pic>
              </a:graphicData>
            </a:graphic>
          </wp:inline>
        </w:drawing>
      </w:r>
    </w:p>
    <w:p>
      <w:pPr>
        <w:pStyle w:val="13"/>
        <w:numPr>
          <w:ilvl w:val="0"/>
          <w:numId w:val="4"/>
        </w:numPr>
        <w:rPr>
          <w:lang w:val="en-GB"/>
        </w:rPr>
      </w:pPr>
      <w:r>
        <w:rPr>
          <w:lang w:val="en-GB"/>
        </w:rPr>
        <w:t>Kiểm tra xem đã tải về Dart Language  chưa. Nếu chưa hãy tải về .</w:t>
      </w:r>
    </w:p>
    <w:p>
      <w:pPr>
        <w:pStyle w:val="13"/>
        <w:rPr>
          <w:lang w:val="en-GB"/>
        </w:rPr>
      </w:pPr>
      <w:r>
        <w:drawing>
          <wp:inline distT="0" distB="0" distL="0" distR="0">
            <wp:extent cx="5731510" cy="10318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731510" cy="1031875"/>
                    </a:xfrm>
                    <a:prstGeom prst="rect">
                      <a:avLst/>
                    </a:prstGeom>
                  </pic:spPr>
                </pic:pic>
              </a:graphicData>
            </a:graphic>
          </wp:inline>
        </w:drawing>
      </w:r>
    </w:p>
    <w:p>
      <w:pPr>
        <w:pStyle w:val="13"/>
        <w:numPr>
          <w:ilvl w:val="0"/>
          <w:numId w:val="4"/>
        </w:numPr>
        <w:rPr>
          <w:lang w:val="en-GB"/>
        </w:rPr>
      </w:pPr>
      <w:r>
        <w:rPr>
          <w:lang w:val="en-GB"/>
        </w:rPr>
        <w:t>Tạo mới một folder:</w:t>
      </w:r>
    </w:p>
    <w:p>
      <w:pPr>
        <w:pStyle w:val="13"/>
        <w:rPr>
          <w:lang w:val="en-GB"/>
        </w:rPr>
      </w:pPr>
      <w:r>
        <w:drawing>
          <wp:inline distT="0" distB="0" distL="0" distR="0">
            <wp:extent cx="5731510" cy="883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731510" cy="883285"/>
                    </a:xfrm>
                    <a:prstGeom prst="rect">
                      <a:avLst/>
                    </a:prstGeom>
                  </pic:spPr>
                </pic:pic>
              </a:graphicData>
            </a:graphic>
          </wp:inline>
        </w:drawing>
      </w:r>
    </w:p>
    <w:p>
      <w:pPr>
        <w:pStyle w:val="13"/>
        <w:numPr>
          <w:ilvl w:val="0"/>
          <w:numId w:val="4"/>
        </w:numPr>
        <w:rPr>
          <w:lang w:val="en-GB"/>
        </w:rPr>
      </w:pPr>
      <w:r>
        <w:rPr>
          <w:lang w:val="en-GB"/>
        </w:rPr>
        <w:t xml:space="preserve">Sau đó mở terminal trong visual lên </w:t>
      </w:r>
    </w:p>
    <w:p>
      <w:pPr>
        <w:pStyle w:val="13"/>
        <w:numPr>
          <w:ilvl w:val="0"/>
          <w:numId w:val="4"/>
        </w:numPr>
        <w:rPr>
          <w:lang w:val="en-GB"/>
        </w:rPr>
      </w:pPr>
    </w:p>
    <w:p>
      <w:pPr>
        <w:pStyle w:val="13"/>
        <w:numPr>
          <w:ilvl w:val="0"/>
          <w:numId w:val="4"/>
        </w:numPr>
        <w:rPr>
          <w:lang w:val="en-GB"/>
        </w:rPr>
      </w:pPr>
      <w:r>
        <w:drawing>
          <wp:inline distT="0" distB="0" distL="0" distR="0">
            <wp:extent cx="5731510" cy="15932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731510" cy="1593215"/>
                    </a:xfrm>
                    <a:prstGeom prst="rect">
                      <a:avLst/>
                    </a:prstGeom>
                  </pic:spPr>
                </pic:pic>
              </a:graphicData>
            </a:graphic>
          </wp:inline>
        </w:drawing>
      </w:r>
    </w:p>
    <w:p>
      <w:pPr>
        <w:pStyle w:val="13"/>
        <w:numPr>
          <w:ilvl w:val="0"/>
          <w:numId w:val="4"/>
        </w:numPr>
        <w:rPr>
          <w:sz w:val="36"/>
          <w:szCs w:val="36"/>
          <w:lang w:val="en-GB"/>
        </w:rPr>
      </w:pPr>
      <w:r>
        <w:rPr>
          <w:sz w:val="36"/>
          <w:szCs w:val="36"/>
          <w:lang w:val="en-GB"/>
        </w:rPr>
        <w:t xml:space="preserve">Tạo một Project Flutter bằng lệnh : </w:t>
      </w:r>
    </w:p>
    <w:p>
      <w:pPr>
        <w:pStyle w:val="13"/>
        <w:numPr>
          <w:ilvl w:val="0"/>
          <w:numId w:val="5"/>
        </w:numPr>
        <w:rPr>
          <w:lang w:val="en-GB"/>
        </w:rPr>
      </w:pPr>
      <w:r>
        <w:rPr>
          <w:lang w:val="en-GB"/>
        </w:rPr>
        <w:t>Flutter create Sample</w:t>
      </w:r>
    </w:p>
    <w:p>
      <w:pPr>
        <w:pStyle w:val="13"/>
        <w:ind w:left="1080"/>
        <w:rPr>
          <w:lang w:val="en-GB"/>
        </w:rPr>
      </w:pPr>
      <w:r>
        <w:drawing>
          <wp:inline distT="0" distB="0" distL="0" distR="0">
            <wp:extent cx="525780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257800" cy="1114425"/>
                    </a:xfrm>
                    <a:prstGeom prst="rect">
                      <a:avLst/>
                    </a:prstGeom>
                  </pic:spPr>
                </pic:pic>
              </a:graphicData>
            </a:graphic>
          </wp:inline>
        </w:drawing>
      </w:r>
    </w:p>
    <w:p>
      <w:pPr>
        <w:pStyle w:val="13"/>
        <w:numPr>
          <w:ilvl w:val="0"/>
          <w:numId w:val="4"/>
        </w:numPr>
        <w:rPr>
          <w:lang w:val="en-GB"/>
        </w:rPr>
      </w:pPr>
      <w:r>
        <w:rPr>
          <w:lang w:val="en-GB"/>
        </w:rPr>
        <w:t>Truy cập vào project bằng lệnh : cd &lt;tên project&gt; sau đó chạy flutter bằng :</w:t>
      </w:r>
    </w:p>
    <w:p>
      <w:pPr>
        <w:pStyle w:val="13"/>
        <w:numPr>
          <w:ilvl w:val="0"/>
          <w:numId w:val="5"/>
        </w:numPr>
        <w:rPr>
          <w:lang w:val="en-GB"/>
        </w:rPr>
      </w:pPr>
      <w:r>
        <w:rPr>
          <w:lang w:val="en-GB"/>
        </w:rPr>
        <w:t xml:space="preserve">Run fluuter </w:t>
      </w:r>
    </w:p>
    <w:p>
      <w:pPr>
        <w:pStyle w:val="13"/>
        <w:ind w:left="1080"/>
        <w:rPr>
          <w:lang w:val="en-GB"/>
        </w:rPr>
      </w:pPr>
      <w:r>
        <w:drawing>
          <wp:inline distT="0" distB="0" distL="0" distR="0">
            <wp:extent cx="5731510" cy="6248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731510" cy="624840"/>
                    </a:xfrm>
                    <a:prstGeom prst="rect">
                      <a:avLst/>
                    </a:prstGeom>
                  </pic:spPr>
                </pic:pic>
              </a:graphicData>
            </a:graphic>
          </wp:inline>
        </w:drawing>
      </w:r>
    </w:p>
    <w:p>
      <w:pPr>
        <w:pStyle w:val="13"/>
        <w:numPr>
          <w:ilvl w:val="0"/>
          <w:numId w:val="4"/>
        </w:numPr>
        <w:rPr>
          <w:lang w:val="en-GB"/>
        </w:rPr>
      </w:pPr>
      <w:r>
        <w:rPr>
          <w:lang w:val="en-GB"/>
        </w:rPr>
        <w:t>Chạy thành công chương trình :</w:t>
      </w:r>
    </w:p>
    <w:p>
      <w:pPr>
        <w:pStyle w:val="13"/>
        <w:rPr>
          <w:lang w:val="en-GB"/>
        </w:rPr>
      </w:pPr>
      <w:r>
        <w:drawing>
          <wp:inline distT="0" distB="0" distL="0" distR="0">
            <wp:extent cx="5731510" cy="31870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5731510" cy="3187065"/>
                    </a:xfrm>
                    <a:prstGeom prst="rect">
                      <a:avLst/>
                    </a:prstGeom>
                  </pic:spPr>
                </pic:pic>
              </a:graphicData>
            </a:graphic>
          </wp:inline>
        </w:drawing>
      </w:r>
    </w:p>
    <w:p>
      <w:pPr>
        <w:pStyle w:val="13"/>
        <w:rPr>
          <w:lang w:val="en-GB"/>
        </w:rPr>
      </w:pPr>
      <w:r>
        <w:rPr>
          <w:lang w:val="en-GB"/>
        </w:rPr>
        <w:t xml:space="preserve"> </w:t>
      </w:r>
    </w:p>
    <w:p>
      <w:pPr>
        <w:rPr>
          <w:lang w:val="en-GB"/>
        </w:rPr>
      </w:pPr>
      <w:r>
        <w:rPr>
          <w:b/>
          <w:bCs/>
          <w:lang w:val="en-GB"/>
        </w:rPr>
        <w:tab/>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54DC9"/>
    <w:multiLevelType w:val="singleLevel"/>
    <w:tmpl w:val="02554DC9"/>
    <w:lvl w:ilvl="0" w:tentative="0">
      <w:start w:val="1"/>
      <w:numFmt w:val="decimal"/>
      <w:lvlText w:val="%1."/>
      <w:lvlJc w:val="left"/>
      <w:pPr>
        <w:tabs>
          <w:tab w:val="left" w:pos="312"/>
        </w:tabs>
      </w:pPr>
    </w:lvl>
  </w:abstractNum>
  <w:abstractNum w:abstractNumId="1">
    <w:nsid w:val="09552476"/>
    <w:multiLevelType w:val="multilevel"/>
    <w:tmpl w:val="0955247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AFB07B1"/>
    <w:multiLevelType w:val="multilevel"/>
    <w:tmpl w:val="2AFB07B1"/>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6103574"/>
    <w:multiLevelType w:val="multilevel"/>
    <w:tmpl w:val="36103574"/>
    <w:lvl w:ilvl="0" w:tentative="0">
      <w:start w:val="1"/>
      <w:numFmt w:val="bullet"/>
      <w:lvlText w:val="-"/>
      <w:lvlJc w:val="left"/>
      <w:pPr>
        <w:ind w:left="720" w:hanging="360"/>
      </w:pPr>
      <w:rPr>
        <w:rFonts w:hint="default" w:ascii="Arial" w:hAnsi="Arial" w:cs="Arial" w:eastAsiaTheme="minorHAnsi"/>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4AC35B3"/>
    <w:multiLevelType w:val="multilevel"/>
    <w:tmpl w:val="74AC35B3"/>
    <w:lvl w:ilvl="0" w:tentative="0">
      <w:start w:val="3"/>
      <w:numFmt w:val="bullet"/>
      <w:lvlText w:val=""/>
      <w:lvlJc w:val="left"/>
      <w:pPr>
        <w:ind w:left="1080" w:hanging="360"/>
      </w:pPr>
      <w:rPr>
        <w:rFonts w:hint="default" w:ascii="Wingdings" w:hAnsi="Wingdings" w:eastAsiaTheme="minorHAnsi" w:cstheme="minorBid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4B7"/>
    <w:rsid w:val="00082EFC"/>
    <w:rsid w:val="001970EF"/>
    <w:rsid w:val="00543CC4"/>
    <w:rsid w:val="00755FEE"/>
    <w:rsid w:val="007B07D0"/>
    <w:rsid w:val="00A104B7"/>
    <w:rsid w:val="00D93505"/>
    <w:rsid w:val="00DA2A12"/>
    <w:rsid w:val="00DC0EEE"/>
    <w:rsid w:val="00EB3E34"/>
    <w:rsid w:val="00F35EAC"/>
    <w:rsid w:val="3540293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15"/>
    <w:unhideWhenUsed/>
    <w:uiPriority w:val="99"/>
    <w:pPr>
      <w:tabs>
        <w:tab w:val="center" w:pos="4513"/>
        <w:tab w:val="right" w:pos="9026"/>
      </w:tabs>
      <w:spacing w:after="0" w:line="240" w:lineRule="auto"/>
    </w:pPr>
  </w:style>
  <w:style w:type="paragraph" w:styleId="9">
    <w:name w:val="header"/>
    <w:basedOn w:val="1"/>
    <w:link w:val="14"/>
    <w:unhideWhenUsed/>
    <w:uiPriority w:val="99"/>
    <w:pPr>
      <w:tabs>
        <w:tab w:val="center" w:pos="4513"/>
        <w:tab w:val="right" w:pos="9026"/>
      </w:tabs>
      <w:spacing w:after="0" w:line="240" w:lineRule="auto"/>
    </w:pPr>
  </w:style>
  <w:style w:type="character" w:styleId="10">
    <w:name w:val="Hyperlink"/>
    <w:basedOn w:val="6"/>
    <w:unhideWhenUsed/>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2">
    <w:name w:val="Strong"/>
    <w:basedOn w:val="6"/>
    <w:qFormat/>
    <w:uiPriority w:val="22"/>
    <w:rPr>
      <w:b/>
      <w:bCs/>
    </w:rPr>
  </w:style>
  <w:style w:type="paragraph" w:styleId="13">
    <w:name w:val="List Paragraph"/>
    <w:basedOn w:val="1"/>
    <w:qFormat/>
    <w:uiPriority w:val="34"/>
    <w:pPr>
      <w:ind w:left="720"/>
      <w:contextualSpacing/>
    </w:pPr>
  </w:style>
  <w:style w:type="character" w:customStyle="1" w:styleId="14">
    <w:name w:val="Header Char"/>
    <w:basedOn w:val="6"/>
    <w:link w:val="9"/>
    <w:uiPriority w:val="99"/>
  </w:style>
  <w:style w:type="character" w:customStyle="1" w:styleId="15">
    <w:name w:val="Footer Char"/>
    <w:basedOn w:val="6"/>
    <w:link w:val="8"/>
    <w:uiPriority w:val="99"/>
  </w:style>
  <w:style w:type="character" w:customStyle="1" w:styleId="16">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264</Words>
  <Characters>1505</Characters>
  <Lines>12</Lines>
  <Paragraphs>3</Paragraphs>
  <TotalTime>102</TotalTime>
  <ScaleCrop>false</ScaleCrop>
  <LinksUpToDate>false</LinksUpToDate>
  <CharactersWithSpaces>1766</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2021-09-20T08:53:00Z</dcterms:created>
  <dc:creator>Sáng Huỳnh Ngọc</dc:creator>
  <cp:lastModifiedBy>Thang Huynh Long</cp:lastModifiedBy>
  <dcterms:modified xsi:type="dcterms:W3CDTF">2021-09-20T20:52:18Z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6CBF04ABA47E454684F46C1D82D9368C</vt:lpwstr>
  </property>
</Properties>
</file>